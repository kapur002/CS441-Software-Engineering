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7328B" w14:textId="4D816909" w:rsidR="00793A27" w:rsidRDefault="00793A27" w:rsidP="00793A27">
      <w:pPr>
        <w:pStyle w:val="ListBullet"/>
        <w:numPr>
          <w:ilvl w:val="0"/>
          <w:numId w:val="0"/>
        </w:numPr>
        <w:ind w:left="360" w:hanging="360"/>
      </w:pPr>
      <w:r>
        <w:t>Parth Kapur</w:t>
      </w:r>
    </w:p>
    <w:p w14:paraId="78A75987" w14:textId="51569C59" w:rsidR="00793A27" w:rsidRDefault="00793A27" w:rsidP="00793A27">
      <w:pPr>
        <w:pStyle w:val="ListBullet"/>
        <w:numPr>
          <w:ilvl w:val="0"/>
          <w:numId w:val="0"/>
        </w:numPr>
        <w:ind w:left="360" w:hanging="360"/>
      </w:pPr>
      <w:r>
        <w:t>CS441</w:t>
      </w:r>
    </w:p>
    <w:p w14:paraId="02B8D44F" w14:textId="09A98EAE" w:rsidR="00793A27" w:rsidRDefault="00793A27" w:rsidP="00793A27">
      <w:pPr>
        <w:pStyle w:val="ListBullet"/>
        <w:numPr>
          <w:ilvl w:val="0"/>
          <w:numId w:val="0"/>
        </w:numPr>
        <w:ind w:left="360" w:hanging="360"/>
      </w:pPr>
      <w:r>
        <w:t>5/1/2019</w:t>
      </w:r>
    </w:p>
    <w:p w14:paraId="016266C4" w14:textId="548877D6" w:rsidR="00597AF2" w:rsidRDefault="00A364CA" w:rsidP="00A364CA">
      <w:pPr>
        <w:pStyle w:val="ListBullet"/>
        <w:numPr>
          <w:ilvl w:val="0"/>
          <w:numId w:val="0"/>
        </w:numPr>
        <w:ind w:left="360" w:hanging="360"/>
        <w:jc w:val="center"/>
        <w:rPr>
          <w:b/>
        </w:rPr>
      </w:pPr>
      <w:r w:rsidRPr="00C87E56">
        <w:rPr>
          <w:b/>
        </w:rPr>
        <w:t>Assignment 5</w:t>
      </w:r>
      <w:r w:rsidR="00D12553">
        <w:rPr>
          <w:b/>
        </w:rPr>
        <w:t xml:space="preserve"> Report</w:t>
      </w:r>
      <w:bookmarkStart w:id="0" w:name="_GoBack"/>
      <w:bookmarkEnd w:id="0"/>
    </w:p>
    <w:p w14:paraId="610EF19C" w14:textId="08DC9CE4" w:rsidR="0050222A" w:rsidRPr="00C87E56" w:rsidRDefault="0050222A" w:rsidP="0050222A">
      <w:pPr>
        <w:pStyle w:val="ListBullet"/>
        <w:numPr>
          <w:ilvl w:val="0"/>
          <w:numId w:val="0"/>
        </w:numPr>
        <w:ind w:left="360" w:hanging="360"/>
        <w:rPr>
          <w:ins w:id="1" w:author="Parth Kapur" w:date="2019-05-01T14:10:00Z"/>
          <w:b/>
        </w:rPr>
      </w:pPr>
      <w:r>
        <w:rPr>
          <w:b/>
        </w:rPr>
        <w:t xml:space="preserve">URL to group repository: </w:t>
      </w:r>
      <w:hyperlink r:id="rId5" w:history="1">
        <w:r>
          <w:rPr>
            <w:rStyle w:val="Hyperlink"/>
          </w:rPr>
          <w:t>https://github.com/kapur002/rideshare</w:t>
        </w:r>
      </w:hyperlink>
    </w:p>
    <w:p w14:paraId="513B0122" w14:textId="0CA7A90F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t xml:space="preserve">1. Create a GitHub repository for your CS 441 class </w:t>
      </w:r>
      <w:proofErr w:type="gramStart"/>
      <w:r>
        <w:t>project, and</w:t>
      </w:r>
      <w:proofErr w:type="gramEnd"/>
      <w:r>
        <w:t xml:space="preserve"> add all the team members as collaborators. Note: only one member of each group needs to perform this step.</w:t>
      </w:r>
    </w:p>
    <w:p w14:paraId="170D6F4E" w14:textId="7E08FC24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Status: Completed. Added repository called rideshare</w:t>
      </w:r>
      <w:r>
        <w:t>.</w:t>
      </w:r>
    </w:p>
    <w:p w14:paraId="39BDDCD3" w14:textId="31FDC6F7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t>2. Go to your email box linked to your GitHub account, and accept the collaboration request.</w:t>
      </w:r>
    </w:p>
    <w:p w14:paraId="6FC6CABE" w14:textId="6F45311E" w:rsidR="00B96174" w:rsidRP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Status: Accepted</w:t>
      </w:r>
      <w:r>
        <w:t>.</w:t>
      </w:r>
    </w:p>
    <w:p w14:paraId="4C417B13" w14:textId="071B69EA" w:rsidR="00E25409" w:rsidRDefault="00A364CA" w:rsidP="00A364CA">
      <w:pPr>
        <w:pStyle w:val="ListBullet"/>
        <w:numPr>
          <w:ilvl w:val="0"/>
          <w:numId w:val="0"/>
        </w:numPr>
        <w:ind w:left="360" w:hanging="360"/>
      </w:pPr>
      <w:ins w:id="2" w:author="Parth Kapur" w:date="2019-04-30T10:44:00Z">
        <w:r>
          <w:t xml:space="preserve">3. </w:t>
        </w:r>
      </w:ins>
      <w:ins w:id="3" w:author="Parth Kapur" w:date="2019-04-30T12:45:00Z">
        <w:r w:rsidR="007B76EB">
          <w:t>Open GitHub Desktop, login to your account, and clone the repository from the shared project repository. Include a screenshot of your local (private) repository.</w:t>
        </w:r>
      </w:ins>
    </w:p>
    <w:p w14:paraId="41BAD999" w14:textId="2CADBBCB" w:rsidR="00E25409" w:rsidRPr="00E25409" w:rsidRDefault="00E25409" w:rsidP="00A364CA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Status: Completed. Cloned Repository – see attached picture.</w:t>
      </w:r>
    </w:p>
    <w:p w14:paraId="62F79903" w14:textId="220245EE" w:rsidR="00A364CA" w:rsidRDefault="00A364CA" w:rsidP="00A364CA">
      <w:pPr>
        <w:pStyle w:val="ListBullet"/>
        <w:numPr>
          <w:ilvl w:val="0"/>
          <w:numId w:val="0"/>
        </w:numPr>
        <w:ind w:left="360" w:hanging="360"/>
        <w:rPr>
          <w:ins w:id="4" w:author="Parth Kapur" w:date="2019-04-30T10:44:00Z"/>
        </w:rPr>
      </w:pPr>
      <w:ins w:id="5" w:author="Parth Kapur" w:date="2019-04-30T10:44:00Z">
        <w:r>
          <w:rPr>
            <w:noProof/>
          </w:rPr>
          <w:drawing>
            <wp:inline distT="0" distB="0" distL="0" distR="0" wp14:anchorId="571CACF3" wp14:editId="332CBF37">
              <wp:extent cx="5029395" cy="5643562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8384" cy="56536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67E9DB" w14:textId="64CD085E" w:rsidR="00A364CA" w:rsidRDefault="00A364CA" w:rsidP="00A364CA">
      <w:pPr>
        <w:pStyle w:val="ListBullet"/>
        <w:numPr>
          <w:ilvl w:val="0"/>
          <w:numId w:val="0"/>
        </w:numPr>
        <w:ind w:left="360" w:hanging="360"/>
        <w:rPr>
          <w:ins w:id="6" w:author="Parth Kapur" w:date="2019-04-30T12:45:00Z"/>
        </w:rPr>
      </w:pPr>
    </w:p>
    <w:p w14:paraId="28C6EFBE" w14:textId="447F767B" w:rsidR="00A32A88" w:rsidRDefault="00A32A88" w:rsidP="00A364CA">
      <w:pPr>
        <w:pStyle w:val="ListBullet"/>
        <w:numPr>
          <w:ilvl w:val="0"/>
          <w:numId w:val="0"/>
        </w:numPr>
        <w:ind w:left="360" w:hanging="360"/>
        <w:rPr>
          <w:ins w:id="7" w:author="Parth Kapur" w:date="2019-04-30T12:45:00Z"/>
        </w:rPr>
      </w:pPr>
      <w:ins w:id="8" w:author="Parth Kapur" w:date="2019-04-30T12:45:00Z">
        <w:r>
          <w:lastRenderedPageBreak/>
          <w:t xml:space="preserve">4. </w:t>
        </w:r>
        <w:r w:rsidR="007B76EB">
          <w:t>Create a new local branch and use your first name as the Branch name. Push this branch to the shared project repository. Include a screenshot of the shared project that lists the branches of all the team members.</w:t>
        </w:r>
      </w:ins>
    </w:p>
    <w:p w14:paraId="68F11D28" w14:textId="21E3ED5D" w:rsidR="007B76EB" w:rsidRDefault="00B96174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Status: Completed</w:t>
      </w:r>
      <w:r>
        <w:t>.</w:t>
      </w:r>
      <w:r>
        <w:rPr>
          <w:b/>
        </w:rPr>
        <w:t xml:space="preserve"> Branches: Parth, </w:t>
      </w:r>
      <w:proofErr w:type="spellStart"/>
      <w:r>
        <w:rPr>
          <w:b/>
        </w:rPr>
        <w:t>Seren</w:t>
      </w:r>
      <w:proofErr w:type="spellEnd"/>
      <w:r>
        <w:rPr>
          <w:b/>
        </w:rPr>
        <w:t>, Thomas</w:t>
      </w:r>
      <w:r>
        <w:t xml:space="preserve"> </w:t>
      </w:r>
      <w:r>
        <w:rPr>
          <w:b/>
        </w:rPr>
        <w:t>created</w:t>
      </w:r>
      <w:r>
        <w:t>.</w:t>
      </w:r>
    </w:p>
    <w:p w14:paraId="4015CEFE" w14:textId="18BDBA95" w:rsidR="00E25409" w:rsidRDefault="00E2540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1ABA585" wp14:editId="6EFFD6E9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785" w14:textId="42D52D0F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t>5. Merge your new branch into your Master branch. Create a situation where there is a conflict between your Master branch and the new branch you just created. Resolve the conflict and finish the merging process. Include a screenshot that shows the conflict occurs and another screenshot that shows the conflict has been resolved.</w:t>
      </w:r>
    </w:p>
    <w:p w14:paraId="072E8207" w14:textId="27CC4535" w:rsidR="00E25409" w:rsidRDefault="00E25409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Status</w:t>
      </w:r>
      <w:r w:rsidR="007A3DDA">
        <w:rPr>
          <w:b/>
        </w:rPr>
        <w:t>:</w:t>
      </w:r>
      <w:r>
        <w:rPr>
          <w:b/>
        </w:rPr>
        <w:t xml:space="preserve"> Showing Conflict – Made Edits to Line 1 in Master Branch as well as Line 1 in Parth Branch.</w:t>
      </w:r>
    </w:p>
    <w:p w14:paraId="151DFD7E" w14:textId="6287CE3B" w:rsidR="00E25409" w:rsidRDefault="00E25409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400DDC2A" wp14:editId="43CF3599">
            <wp:extent cx="2943225" cy="3053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669" cy="30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5A09" w14:textId="2540D895" w:rsidR="007A3DDA" w:rsidRDefault="007A3DDA" w:rsidP="007A3DDA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lastRenderedPageBreak/>
        <w:t>Status: Resolving Conflict – Choosing which edit remains &amp; which edit will not remain. I chose to accept incoming change to resolve the conflict. This means that the Parth branch edit will replace Master branch edit on the same line #. I then committed the merge and pushed the merge to remote repository.</w:t>
      </w:r>
    </w:p>
    <w:p w14:paraId="1E6F17B6" w14:textId="3B8A972F" w:rsidR="007A3DDA" w:rsidRDefault="007A3DDA" w:rsidP="007A3DDA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4ED6C0CD" wp14:editId="4497822B">
            <wp:extent cx="5943600" cy="319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4A6B" w14:textId="77777777" w:rsidR="007A3DDA" w:rsidRPr="007A3DDA" w:rsidRDefault="007A3DDA" w:rsidP="007A3DDA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14:paraId="7BB8BB88" w14:textId="78FF3C99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</w:p>
    <w:p w14:paraId="2AB9519C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1E1CF8D9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4469ED4E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56DCD8AA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0F9E59FD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1464F427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4BC5BDC4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39F0A554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78D25EBC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609133E3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061960B4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03140501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4406B0D3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3BFFCA30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1651FEF3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57C56E51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6A7EA081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3C371C01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3596B165" w14:textId="77777777" w:rsidR="004F4DEA" w:rsidRDefault="004F4DEA" w:rsidP="00B96174">
      <w:pPr>
        <w:pStyle w:val="ListBullet"/>
        <w:numPr>
          <w:ilvl w:val="0"/>
          <w:numId w:val="0"/>
        </w:numPr>
        <w:ind w:left="360" w:hanging="360"/>
      </w:pPr>
    </w:p>
    <w:p w14:paraId="72C4C4DF" w14:textId="293A1DD1" w:rsidR="00B96174" w:rsidRDefault="00B96174" w:rsidP="00B96174">
      <w:pPr>
        <w:pStyle w:val="ListBullet"/>
        <w:numPr>
          <w:ilvl w:val="0"/>
          <w:numId w:val="0"/>
        </w:numPr>
        <w:ind w:left="360" w:hanging="360"/>
      </w:pPr>
      <w:r>
        <w:lastRenderedPageBreak/>
        <w:t>6. Push your Master branch to the shared project branch. Collaborate with your teammates so that a conflict occurs when you push. Resolve your conflicts and push again. Include a screenshot that shows a conflict occurs and another screenshot that shows the conflict has been resolved.</w:t>
      </w:r>
    </w:p>
    <w:p w14:paraId="1FC72171" w14:textId="380D7A64" w:rsidR="00061BB8" w:rsidRDefault="00061BB8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Status</w:t>
      </w:r>
      <w:r>
        <w:t xml:space="preserve">: </w:t>
      </w:r>
      <w:r>
        <w:rPr>
          <w:b/>
        </w:rPr>
        <w:t xml:space="preserve">Showing Conflict – Made Edits to the Last Line. </w:t>
      </w:r>
      <w:r w:rsidR="00793352">
        <w:rPr>
          <w:b/>
        </w:rPr>
        <w:t>Thomas</w:t>
      </w:r>
      <w:r>
        <w:rPr>
          <w:b/>
        </w:rPr>
        <w:t xml:space="preserve"> made edits to Last Line of file as well. </w:t>
      </w:r>
    </w:p>
    <w:p w14:paraId="60CBBF3B" w14:textId="777D8599" w:rsidR="00061BB8" w:rsidRDefault="00793352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257B278F" wp14:editId="66457970">
            <wp:extent cx="2547938" cy="2867792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960" cy="28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F05D" w14:textId="2A010E12" w:rsidR="00793352" w:rsidRPr="00061BB8" w:rsidRDefault="00061BB8" w:rsidP="00642D9E">
      <w:pPr>
        <w:pStyle w:val="ListBullet"/>
        <w:numPr>
          <w:ilvl w:val="0"/>
          <w:numId w:val="0"/>
        </w:numPr>
        <w:rPr>
          <w:b/>
        </w:rPr>
      </w:pPr>
      <w:r>
        <w:rPr>
          <w:b/>
        </w:rPr>
        <w:t xml:space="preserve">Status: Resolving Conflicts – </w:t>
      </w:r>
      <w:r w:rsidR="00311D79">
        <w:rPr>
          <w:b/>
        </w:rPr>
        <w:t>A</w:t>
      </w:r>
      <w:r w:rsidR="00793352">
        <w:rPr>
          <w:b/>
        </w:rPr>
        <w:t>ccept incoming change to resolve conflict.</w:t>
      </w:r>
      <w:r w:rsidR="00311D79">
        <w:rPr>
          <w:b/>
        </w:rPr>
        <w:t xml:space="preserve"> Merge succeeded &amp; pushed.</w:t>
      </w:r>
    </w:p>
    <w:p w14:paraId="4BF51EBD" w14:textId="334BAE9C" w:rsidR="004F4DEA" w:rsidRDefault="00793352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2DF05117" wp14:editId="6A7FE766">
            <wp:extent cx="5943600" cy="1096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56CF" w14:textId="119DEA50" w:rsidR="00642D9E" w:rsidRDefault="00642D9E" w:rsidP="00B96174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7232C27F" wp14:editId="2F3F99C6">
            <wp:extent cx="3005138" cy="3253640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7951" cy="32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682E4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3DC4888"/>
    <w:multiLevelType w:val="hybridMultilevel"/>
    <w:tmpl w:val="44B40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rth Kapur">
    <w15:presenceInfo w15:providerId="Windows Live" w15:userId="5e8f8a3b68ef01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CA"/>
    <w:rsid w:val="00016EFF"/>
    <w:rsid w:val="00061BB8"/>
    <w:rsid w:val="002C6823"/>
    <w:rsid w:val="00311D79"/>
    <w:rsid w:val="004F4DEA"/>
    <w:rsid w:val="0050222A"/>
    <w:rsid w:val="00597AF2"/>
    <w:rsid w:val="00642D9E"/>
    <w:rsid w:val="00793352"/>
    <w:rsid w:val="00793A27"/>
    <w:rsid w:val="007A3DDA"/>
    <w:rsid w:val="007B76EB"/>
    <w:rsid w:val="00A32A88"/>
    <w:rsid w:val="00A364CA"/>
    <w:rsid w:val="00B17F64"/>
    <w:rsid w:val="00B96174"/>
    <w:rsid w:val="00C87E56"/>
    <w:rsid w:val="00D12553"/>
    <w:rsid w:val="00E2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3755"/>
  <w15:chartTrackingRefBased/>
  <w15:docId w15:val="{61122A64-5787-4277-A7B1-1E00677C2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364CA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4C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022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pur002/rideshar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4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Kapur</dc:creator>
  <cp:keywords/>
  <dc:description/>
  <cp:lastModifiedBy>Parth Kapur</cp:lastModifiedBy>
  <cp:revision>13</cp:revision>
  <dcterms:created xsi:type="dcterms:W3CDTF">2019-04-30T17:43:00Z</dcterms:created>
  <dcterms:modified xsi:type="dcterms:W3CDTF">2019-05-03T03:21:00Z</dcterms:modified>
</cp:coreProperties>
</file>